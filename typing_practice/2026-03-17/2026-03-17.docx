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6406C" w14:textId="70678916" w:rsidR="001271D6" w:rsidRDefault="001271D6" w:rsidP="001271D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ĐỀ THI CHẤT LƯỢNG MÔN TOÁN</w:t>
      </w:r>
    </w:p>
    <w:p w14:paraId="04E985FC" w14:textId="0E820FCD" w:rsidR="001271D6" w:rsidRDefault="001271D6" w:rsidP="001271D6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(Thời gian 90 phút)</w:t>
      </w:r>
    </w:p>
    <w:p w14:paraId="0493238F" w14:textId="77777777" w:rsidR="001271D6" w:rsidRDefault="001271D6" w:rsidP="001271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1: Cho hàm số Y = 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+ 3x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(m+1)x + 4m </w:t>
      </w:r>
      <w:r w:rsidRPr="001271D6">
        <w:rPr>
          <w:rFonts w:ascii="Times New Roman" w:hAnsi="Times New Roman" w:cs="Times New Roman"/>
          <w:i/>
          <w:iCs/>
        </w:rPr>
        <w:t>(1)</w:t>
      </w:r>
    </w:p>
    <w:p w14:paraId="32627C8A" w14:textId="77777777" w:rsidR="001271D6" w:rsidRDefault="001271D6" w:rsidP="001271D6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</w:rPr>
        <w:tab/>
        <w:t xml:space="preserve">1/ Khảo sát và vẽ đồ thị </w:t>
      </w:r>
      <w:r w:rsidRPr="001271D6">
        <w:rPr>
          <w:rFonts w:ascii="Times New Roman" w:hAnsi="Times New Roman" w:cs="Times New Roman"/>
          <w:i/>
          <w:iCs/>
        </w:rPr>
        <w:t>(1)</w:t>
      </w:r>
      <w:r>
        <w:rPr>
          <w:rFonts w:ascii="Times New Roman" w:hAnsi="Times New Roman" w:cs="Times New Roman"/>
          <w:iCs/>
        </w:rPr>
        <w:t xml:space="preserve"> khi m = -1</w:t>
      </w:r>
    </w:p>
    <w:p w14:paraId="3FD42F3C" w14:textId="48BFF9A0" w:rsidR="001271D6" w:rsidRDefault="001271D6" w:rsidP="001271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</w:rPr>
        <w:tab/>
        <w:t xml:space="preserve">2/ Với giá trị nào của m, hàm </w:t>
      </w:r>
      <w:r w:rsidRPr="001271D6">
        <w:rPr>
          <w:rFonts w:ascii="Times New Roman" w:hAnsi="Times New Roman" w:cs="Times New Roman"/>
          <w:i/>
        </w:rPr>
        <w:t>(1)</w:t>
      </w:r>
      <w:r>
        <w:rPr>
          <w:rFonts w:ascii="Times New Roman" w:hAnsi="Times New Roman" w:cs="Times New Roman"/>
        </w:rPr>
        <w:t xml:space="preserve"> đồng biến trong khoảng (-1,1)</w:t>
      </w:r>
    </w:p>
    <w:p w14:paraId="0D9F727C" w14:textId="1F3B1A4B" w:rsidR="001271D6" w:rsidRDefault="001271D6" w:rsidP="001271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2: Trong mặt phẳng tọa độ Oxy cho hai điểm 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(-3,0) ; 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</w:t>
      </w:r>
      <w:r w:rsidR="00667804">
        <w:rPr>
          <w:rFonts w:ascii="Times New Roman" w:hAnsi="Times New Roman" w:cs="Times New Roman"/>
        </w:rPr>
        <w:t>3,0)</w:t>
      </w:r>
    </w:p>
    <w:p w14:paraId="10AC2702" w14:textId="43D04106" w:rsidR="00667804" w:rsidRDefault="00667804" w:rsidP="001271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1/ Viết phương trình chính tắc của elip nhận 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là các tiêu điểm và trục lớn có độ dài bằng 10</w:t>
      </w:r>
    </w:p>
    <w:p w14:paraId="2374740E" w14:textId="3E2E2A24" w:rsidR="00667804" w:rsidRDefault="00667804" w:rsidP="001271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2/ Tìm trên elip nói trên những điểm M(x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,y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 sao cho khoáng cách từ đó tới đường thẳng cho bới phương trình : x + y = 6 nhỏ nhất</w:t>
      </w:r>
    </w:p>
    <w:p w14:paraId="606E49C3" w14:textId="7830133A" w:rsidR="00667804" w:rsidRDefault="00667804" w:rsidP="00667804">
      <w:pPr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Hà Nội, ngày 20 tháng 4 năm 2000</w:t>
      </w:r>
    </w:p>
    <w:p w14:paraId="33A57FEF" w14:textId="43408F67" w:rsidR="00667804" w:rsidRDefault="00667804" w:rsidP="00667804">
      <w:pPr>
        <w:jc w:val="center"/>
        <w:rPr>
          <w:ins w:id="0" w:author="Chung Bao" w:date="2026-03-17T17:32:00Z" w16du:dateUtc="2026-03-17T10:32:00Z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THỐNG KÊ HÀNG NHẬP</w:t>
      </w:r>
    </w:p>
    <w:p w14:paraId="05234F97" w14:textId="39571CCD" w:rsidR="00FB14CD" w:rsidRDefault="00FB14CD" w:rsidP="00667804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W w:w="9720" w:type="dxa"/>
        <w:tblInd w:w="-275" w:type="dxa"/>
        <w:tblLook w:val="04A0" w:firstRow="1" w:lastRow="0" w:firstColumn="1" w:lastColumn="0" w:noHBand="0" w:noVBand="1"/>
        <w:tblPrChange w:id="1" w:author="Chung Bao" w:date="2026-03-17T17:42:00Z" w16du:dateUtc="2026-03-17T10:42:00Z">
          <w:tblPr>
            <w:tblStyle w:val="TableGrid"/>
            <w:tblW w:w="9445" w:type="dxa"/>
            <w:tblLook w:val="04A0" w:firstRow="1" w:lastRow="0" w:firstColumn="1" w:lastColumn="0" w:noHBand="0" w:noVBand="1"/>
          </w:tblPr>
        </w:tblPrChange>
      </w:tblPr>
      <w:tblGrid>
        <w:gridCol w:w="1483"/>
        <w:gridCol w:w="1164"/>
        <w:gridCol w:w="1163"/>
        <w:gridCol w:w="1163"/>
        <w:gridCol w:w="1163"/>
        <w:gridCol w:w="1163"/>
        <w:gridCol w:w="1163"/>
        <w:gridCol w:w="1258"/>
        <w:tblGridChange w:id="2">
          <w:tblGrid>
            <w:gridCol w:w="550"/>
            <w:gridCol w:w="933"/>
            <w:gridCol w:w="275"/>
            <w:gridCol w:w="127"/>
            <w:gridCol w:w="762"/>
            <w:gridCol w:w="275"/>
            <w:gridCol w:w="298"/>
            <w:gridCol w:w="590"/>
            <w:gridCol w:w="275"/>
            <w:gridCol w:w="471"/>
            <w:gridCol w:w="417"/>
            <w:gridCol w:w="275"/>
            <w:gridCol w:w="644"/>
            <w:gridCol w:w="244"/>
            <w:gridCol w:w="275"/>
            <w:gridCol w:w="817"/>
            <w:gridCol w:w="71"/>
            <w:gridCol w:w="275"/>
            <w:gridCol w:w="888"/>
            <w:gridCol w:w="102"/>
            <w:gridCol w:w="173"/>
            <w:gridCol w:w="983"/>
            <w:gridCol w:w="180"/>
            <w:gridCol w:w="95"/>
            <w:gridCol w:w="1241"/>
          </w:tblGrid>
        </w:tblGridChange>
      </w:tblGrid>
      <w:tr w:rsidR="00FB14CD" w14:paraId="65F00389" w14:textId="77777777" w:rsidTr="00FB14CD">
        <w:trPr>
          <w:ins w:id="3" w:author="Chung Bao" w:date="2026-03-17T17:38:00Z"/>
          <w:trPrChange w:id="4" w:author="Chung Bao" w:date="2026-03-17T17:42:00Z" w16du:dateUtc="2026-03-17T10:42:00Z">
            <w:trPr>
              <w:gridBefore w:val="1"/>
              <w:gridAfter w:val="0"/>
            </w:trPr>
          </w:trPrChange>
        </w:trPr>
        <w:tc>
          <w:tcPr>
            <w:tcW w:w="1483" w:type="dxa"/>
            <w:vMerge w:val="restart"/>
            <w:tcPrChange w:id="5" w:author="Chung Bao" w:date="2026-03-17T17:42:00Z" w16du:dateUtc="2026-03-17T10:42:00Z">
              <w:tcPr>
                <w:tcW w:w="1208" w:type="dxa"/>
                <w:gridSpan w:val="2"/>
                <w:vMerge w:val="restart"/>
              </w:tcPr>
            </w:tcPrChange>
          </w:tcPr>
          <w:p w14:paraId="4BBB5DCC" w14:textId="55FD1699" w:rsidR="00FB14CD" w:rsidRPr="00FB14CD" w:rsidRDefault="00FB14CD" w:rsidP="00FB14CD">
            <w:pPr>
              <w:jc w:val="center"/>
              <w:rPr>
                <w:ins w:id="6" w:author="Chung Bao" w:date="2026-03-17T17:38:00Z" w16du:dateUtc="2026-03-17T10:38:00Z"/>
                <w:rFonts w:ascii="Times New Roman" w:hAnsi="Times New Roman" w:cs="Times New Roman"/>
                <w:b/>
                <w:bCs/>
                <w:rPrChange w:id="7" w:author="Chung Bao" w:date="2026-03-17T17:42:00Z" w16du:dateUtc="2026-03-17T10:42:00Z">
                  <w:rPr>
                    <w:ins w:id="8" w:author="Chung Bao" w:date="2026-03-17T17:38:00Z" w16du:dateUtc="2026-03-17T10:38:00Z"/>
                    <w:rFonts w:ascii="Times New Roman" w:hAnsi="Times New Roman" w:cs="Times New Roman"/>
                  </w:rPr>
                </w:rPrChange>
              </w:rPr>
            </w:pPr>
            <w:ins w:id="9" w:author="Chung Bao" w:date="2026-03-17T17:39:00Z" w16du:dateUtc="2026-03-17T10:39:00Z">
              <w:r w:rsidRPr="00FB14CD">
                <w:rPr>
                  <w:rFonts w:ascii="Times New Roman" w:hAnsi="Times New Roman" w:cs="Times New Roman"/>
                  <w:b/>
                  <w:bCs/>
                  <w:rPrChange w:id="10" w:author="Chung Bao" w:date="2026-03-17T17:42:00Z" w16du:dateUtc="2026-03-17T10:42:00Z">
                    <w:rPr>
                      <w:rFonts w:ascii="Times New Roman" w:hAnsi="Times New Roman" w:cs="Times New Roman"/>
                    </w:rPr>
                  </w:rPrChange>
                </w:rPr>
                <w:t>Số TT</w:t>
              </w:r>
            </w:ins>
          </w:p>
        </w:tc>
        <w:tc>
          <w:tcPr>
            <w:tcW w:w="1164" w:type="dxa"/>
            <w:vMerge w:val="restart"/>
            <w:tcPrChange w:id="11" w:author="Chung Bao" w:date="2026-03-17T17:42:00Z" w16du:dateUtc="2026-03-17T10:42:00Z">
              <w:tcPr>
                <w:tcW w:w="1164" w:type="dxa"/>
                <w:gridSpan w:val="3"/>
                <w:vMerge w:val="restart"/>
              </w:tcPr>
            </w:tcPrChange>
          </w:tcPr>
          <w:p w14:paraId="6E0A34CC" w14:textId="5ED7FAD4" w:rsidR="00FB14CD" w:rsidRPr="00FB14CD" w:rsidRDefault="001B4E98" w:rsidP="00667804">
            <w:pPr>
              <w:jc w:val="center"/>
              <w:rPr>
                <w:ins w:id="12" w:author="Chung Bao" w:date="2026-03-17T17:38:00Z" w16du:dateUtc="2026-03-17T10:38:00Z"/>
                <w:rFonts w:ascii="Times New Roman" w:hAnsi="Times New Roman" w:cs="Times New Roman"/>
                <w:b/>
                <w:bCs/>
                <w:rPrChange w:id="13" w:author="Chung Bao" w:date="2026-03-17T17:42:00Z" w16du:dateUtc="2026-03-17T10:42:00Z">
                  <w:rPr>
                    <w:ins w:id="14" w:author="Chung Bao" w:date="2026-03-17T17:38:00Z" w16du:dateUtc="2026-03-17T10:38:00Z"/>
                    <w:rFonts w:ascii="Times New Roman" w:hAnsi="Times New Roman" w:cs="Times New Roman"/>
                  </w:rPr>
                </w:rPrChange>
              </w:rPr>
            </w:pPr>
            <w:ins w:id="15" w:author="Chung Bao" w:date="2026-03-17T17:42:00Z" w16du:dateUtc="2026-03-17T10:42:00Z">
              <w:r>
                <w:rPr>
                  <w:rFonts w:ascii="Times New Roman" w:hAnsi="Times New Roman" w:cs="Times New Roman"/>
                  <w:b/>
                  <w:bCs/>
                </w:rPr>
                <w:t>Tên hàng</w:t>
              </w:r>
            </w:ins>
          </w:p>
        </w:tc>
        <w:tc>
          <w:tcPr>
            <w:tcW w:w="3489" w:type="dxa"/>
            <w:gridSpan w:val="3"/>
            <w:tcPrChange w:id="16" w:author="Chung Bao" w:date="2026-03-17T17:42:00Z" w16du:dateUtc="2026-03-17T10:42:00Z">
              <w:tcPr>
                <w:tcW w:w="3489" w:type="dxa"/>
                <w:gridSpan w:val="9"/>
              </w:tcPr>
            </w:tcPrChange>
          </w:tcPr>
          <w:p w14:paraId="776E7BF0" w14:textId="3DAAC14F" w:rsidR="00FB14CD" w:rsidRPr="00FB14CD" w:rsidRDefault="001B4E98" w:rsidP="00667804">
            <w:pPr>
              <w:jc w:val="center"/>
              <w:rPr>
                <w:ins w:id="17" w:author="Chung Bao" w:date="2026-03-17T17:38:00Z" w16du:dateUtc="2026-03-17T10:38:00Z"/>
                <w:rFonts w:ascii="Times New Roman" w:hAnsi="Times New Roman" w:cs="Times New Roman"/>
                <w:b/>
                <w:bCs/>
                <w:rPrChange w:id="18" w:author="Chung Bao" w:date="2026-03-17T17:42:00Z" w16du:dateUtc="2026-03-17T10:42:00Z">
                  <w:rPr>
                    <w:ins w:id="19" w:author="Chung Bao" w:date="2026-03-17T17:38:00Z" w16du:dateUtc="2026-03-17T10:38:00Z"/>
                    <w:rFonts w:ascii="Times New Roman" w:hAnsi="Times New Roman" w:cs="Times New Roman"/>
                  </w:rPr>
                </w:rPrChange>
              </w:rPr>
            </w:pPr>
            <w:ins w:id="20" w:author="Chung Bao" w:date="2026-03-17T17:42:00Z" w16du:dateUtc="2026-03-17T10:42:00Z">
              <w:r>
                <w:rPr>
                  <w:rFonts w:ascii="Times New Roman" w:hAnsi="Times New Roman" w:cs="Times New Roman"/>
                  <w:b/>
                  <w:bCs/>
                </w:rPr>
                <w:t>Kho A</w:t>
              </w:r>
            </w:ins>
          </w:p>
        </w:tc>
        <w:tc>
          <w:tcPr>
            <w:tcW w:w="3584" w:type="dxa"/>
            <w:gridSpan w:val="3"/>
            <w:tcPrChange w:id="21" w:author="Chung Bao" w:date="2026-03-17T17:42:00Z" w16du:dateUtc="2026-03-17T10:42:00Z">
              <w:tcPr>
                <w:tcW w:w="3584" w:type="dxa"/>
                <w:gridSpan w:val="9"/>
              </w:tcPr>
            </w:tcPrChange>
          </w:tcPr>
          <w:p w14:paraId="5B0EE83B" w14:textId="5EE38198" w:rsidR="00FB14CD" w:rsidRPr="00FB14CD" w:rsidRDefault="001B4E98" w:rsidP="00667804">
            <w:pPr>
              <w:jc w:val="center"/>
              <w:rPr>
                <w:ins w:id="22" w:author="Chung Bao" w:date="2026-03-17T17:38:00Z" w16du:dateUtc="2026-03-17T10:38:00Z"/>
                <w:rFonts w:ascii="Times New Roman" w:hAnsi="Times New Roman" w:cs="Times New Roman"/>
                <w:b/>
                <w:bCs/>
                <w:rPrChange w:id="23" w:author="Chung Bao" w:date="2026-03-17T17:42:00Z" w16du:dateUtc="2026-03-17T10:42:00Z">
                  <w:rPr>
                    <w:ins w:id="24" w:author="Chung Bao" w:date="2026-03-17T17:38:00Z" w16du:dateUtc="2026-03-17T10:38:00Z"/>
                    <w:rFonts w:ascii="Times New Roman" w:hAnsi="Times New Roman" w:cs="Times New Roman"/>
                  </w:rPr>
                </w:rPrChange>
              </w:rPr>
            </w:pPr>
            <w:ins w:id="25" w:author="Chung Bao" w:date="2026-03-17T17:42:00Z" w16du:dateUtc="2026-03-17T10:42:00Z">
              <w:r>
                <w:rPr>
                  <w:rFonts w:ascii="Times New Roman" w:hAnsi="Times New Roman" w:cs="Times New Roman"/>
                  <w:b/>
                  <w:bCs/>
                </w:rPr>
                <w:t xml:space="preserve">Kho </w:t>
              </w:r>
            </w:ins>
            <w:ins w:id="26" w:author="Chung Bao" w:date="2026-03-17T17:43:00Z" w16du:dateUtc="2026-03-17T10:43:00Z">
              <w:r>
                <w:rPr>
                  <w:rFonts w:ascii="Times New Roman" w:hAnsi="Times New Roman" w:cs="Times New Roman"/>
                  <w:b/>
                  <w:bCs/>
                </w:rPr>
                <w:t>B</w:t>
              </w:r>
            </w:ins>
          </w:p>
        </w:tc>
      </w:tr>
      <w:tr w:rsidR="001B4E98" w:rsidRPr="00FB14CD" w14:paraId="315693C0" w14:textId="77777777" w:rsidTr="00FB14CD">
        <w:trPr>
          <w:ins w:id="27" w:author="Chung Bao" w:date="2026-03-17T17:38:00Z"/>
        </w:trPr>
        <w:tc>
          <w:tcPr>
            <w:tcW w:w="1483" w:type="dxa"/>
            <w:vMerge/>
          </w:tcPr>
          <w:p w14:paraId="43C49262" w14:textId="77777777" w:rsidR="001B4E98" w:rsidRDefault="001B4E98" w:rsidP="001B4E98">
            <w:pPr>
              <w:jc w:val="center"/>
              <w:rPr>
                <w:ins w:id="28" w:author="Chung Bao" w:date="2026-03-17T17:38:00Z" w16du:dateUtc="2026-03-17T10:38:00Z"/>
                <w:rFonts w:ascii="Times New Roman" w:hAnsi="Times New Roman" w:cs="Times New Roman"/>
              </w:rPr>
            </w:pPr>
          </w:p>
        </w:tc>
        <w:tc>
          <w:tcPr>
            <w:tcW w:w="1164" w:type="dxa"/>
            <w:vMerge/>
          </w:tcPr>
          <w:p w14:paraId="67309DDB" w14:textId="77777777" w:rsidR="001B4E98" w:rsidRDefault="001B4E98" w:rsidP="001B4E98">
            <w:pPr>
              <w:jc w:val="center"/>
              <w:rPr>
                <w:ins w:id="29" w:author="Chung Bao" w:date="2026-03-17T17:38:00Z" w16du:dateUtc="2026-03-17T10:38:00Z"/>
                <w:rFonts w:ascii="Times New Roman" w:hAnsi="Times New Roman" w:cs="Times New Roman"/>
              </w:rPr>
            </w:pPr>
          </w:p>
        </w:tc>
        <w:tc>
          <w:tcPr>
            <w:tcW w:w="1163" w:type="dxa"/>
          </w:tcPr>
          <w:p w14:paraId="4F24B5BF" w14:textId="31B004A3" w:rsidR="001B4E98" w:rsidRPr="00FB14CD" w:rsidRDefault="001B4E98" w:rsidP="001B4E98">
            <w:pPr>
              <w:jc w:val="center"/>
              <w:rPr>
                <w:ins w:id="30" w:author="Chung Bao" w:date="2026-03-17T17:38:00Z" w16du:dateUtc="2026-03-17T10:38:00Z"/>
                <w:rFonts w:ascii="Times New Roman" w:hAnsi="Times New Roman" w:cs="Times New Roman"/>
                <w:i/>
                <w:iCs/>
                <w:rPrChange w:id="31" w:author="Chung Bao" w:date="2026-03-17T17:42:00Z" w16du:dateUtc="2026-03-17T10:42:00Z">
                  <w:rPr>
                    <w:ins w:id="32" w:author="Chung Bao" w:date="2026-03-17T17:38:00Z" w16du:dateUtc="2026-03-17T10:38:00Z"/>
                    <w:rFonts w:ascii="Times New Roman" w:hAnsi="Times New Roman" w:cs="Times New Roman"/>
                  </w:rPr>
                </w:rPrChange>
              </w:rPr>
            </w:pPr>
            <w:ins w:id="33" w:author="Chung Bao" w:date="2026-03-17T17:43:00Z" w16du:dateUtc="2026-03-17T10:43:00Z">
              <w:r>
                <w:rPr>
                  <w:rFonts w:ascii="Times New Roman" w:hAnsi="Times New Roman" w:cs="Times New Roman"/>
                  <w:i/>
                  <w:iCs/>
                </w:rPr>
                <w:t>Ngày nhập</w:t>
              </w:r>
            </w:ins>
          </w:p>
        </w:tc>
        <w:tc>
          <w:tcPr>
            <w:tcW w:w="1163" w:type="dxa"/>
          </w:tcPr>
          <w:p w14:paraId="4E5D3C66" w14:textId="4F07D3CA" w:rsidR="001B4E98" w:rsidRPr="00FB14CD" w:rsidRDefault="001B4E98" w:rsidP="001B4E98">
            <w:pPr>
              <w:jc w:val="center"/>
              <w:rPr>
                <w:ins w:id="34" w:author="Chung Bao" w:date="2026-03-17T17:38:00Z" w16du:dateUtc="2026-03-17T10:38:00Z"/>
                <w:rFonts w:ascii="Times New Roman" w:hAnsi="Times New Roman" w:cs="Times New Roman"/>
                <w:i/>
                <w:iCs/>
                <w:rPrChange w:id="35" w:author="Chung Bao" w:date="2026-03-17T17:42:00Z" w16du:dateUtc="2026-03-17T10:42:00Z">
                  <w:rPr>
                    <w:ins w:id="36" w:author="Chung Bao" w:date="2026-03-17T17:38:00Z" w16du:dateUtc="2026-03-17T10:38:00Z"/>
                    <w:rFonts w:ascii="Times New Roman" w:hAnsi="Times New Roman" w:cs="Times New Roman"/>
                  </w:rPr>
                </w:rPrChange>
              </w:rPr>
            </w:pPr>
            <w:ins w:id="37" w:author="Chung Bao" w:date="2026-03-17T17:43:00Z" w16du:dateUtc="2026-03-17T10:43:00Z">
              <w:r>
                <w:rPr>
                  <w:rFonts w:ascii="Times New Roman" w:hAnsi="Times New Roman" w:cs="Times New Roman"/>
                  <w:i/>
                  <w:iCs/>
                </w:rPr>
                <w:t>Số lượng</w:t>
              </w:r>
            </w:ins>
          </w:p>
        </w:tc>
        <w:tc>
          <w:tcPr>
            <w:tcW w:w="1163" w:type="dxa"/>
          </w:tcPr>
          <w:p w14:paraId="69E2F0FD" w14:textId="568F73D6" w:rsidR="001B4E98" w:rsidRPr="00FB14CD" w:rsidRDefault="001B4E98" w:rsidP="001B4E98">
            <w:pPr>
              <w:jc w:val="center"/>
              <w:rPr>
                <w:ins w:id="38" w:author="Chung Bao" w:date="2026-03-17T17:38:00Z" w16du:dateUtc="2026-03-17T10:38:00Z"/>
                <w:rFonts w:ascii="Times New Roman" w:hAnsi="Times New Roman" w:cs="Times New Roman"/>
                <w:i/>
                <w:iCs/>
                <w:rPrChange w:id="39" w:author="Chung Bao" w:date="2026-03-17T17:42:00Z" w16du:dateUtc="2026-03-17T10:42:00Z">
                  <w:rPr>
                    <w:ins w:id="40" w:author="Chung Bao" w:date="2026-03-17T17:38:00Z" w16du:dateUtc="2026-03-17T10:38:00Z"/>
                    <w:rFonts w:ascii="Times New Roman" w:hAnsi="Times New Roman" w:cs="Times New Roman"/>
                  </w:rPr>
                </w:rPrChange>
              </w:rPr>
            </w:pPr>
            <w:ins w:id="41" w:author="Chung Bao" w:date="2026-03-17T17:43:00Z" w16du:dateUtc="2026-03-17T10:43:00Z">
              <w:r>
                <w:rPr>
                  <w:rFonts w:ascii="Times New Roman" w:hAnsi="Times New Roman" w:cs="Times New Roman"/>
                  <w:i/>
                  <w:iCs/>
                </w:rPr>
                <w:t>Đơn giá</w:t>
              </w:r>
            </w:ins>
          </w:p>
        </w:tc>
        <w:tc>
          <w:tcPr>
            <w:tcW w:w="1163" w:type="dxa"/>
          </w:tcPr>
          <w:p w14:paraId="4244153E" w14:textId="253776D8" w:rsidR="001B4E98" w:rsidRPr="00FB14CD" w:rsidRDefault="001B4E98" w:rsidP="001B4E98">
            <w:pPr>
              <w:jc w:val="center"/>
              <w:rPr>
                <w:ins w:id="42" w:author="Chung Bao" w:date="2026-03-17T17:38:00Z" w16du:dateUtc="2026-03-17T10:38:00Z"/>
                <w:rFonts w:ascii="Times New Roman" w:hAnsi="Times New Roman" w:cs="Times New Roman"/>
                <w:i/>
                <w:iCs/>
                <w:rPrChange w:id="43" w:author="Chung Bao" w:date="2026-03-17T17:42:00Z" w16du:dateUtc="2026-03-17T10:42:00Z">
                  <w:rPr>
                    <w:ins w:id="44" w:author="Chung Bao" w:date="2026-03-17T17:38:00Z" w16du:dateUtc="2026-03-17T10:38:00Z"/>
                    <w:rFonts w:ascii="Times New Roman" w:hAnsi="Times New Roman" w:cs="Times New Roman"/>
                  </w:rPr>
                </w:rPrChange>
              </w:rPr>
            </w:pPr>
            <w:ins w:id="45" w:author="Chung Bao" w:date="2026-03-17T17:44:00Z" w16du:dateUtc="2026-03-17T10:44:00Z">
              <w:r>
                <w:rPr>
                  <w:rFonts w:ascii="Times New Roman" w:hAnsi="Times New Roman" w:cs="Times New Roman"/>
                  <w:i/>
                  <w:iCs/>
                </w:rPr>
                <w:t>Ngày nhập</w:t>
              </w:r>
            </w:ins>
          </w:p>
        </w:tc>
        <w:tc>
          <w:tcPr>
            <w:tcW w:w="1163" w:type="dxa"/>
          </w:tcPr>
          <w:p w14:paraId="30307F8B" w14:textId="5BD6F1AB" w:rsidR="001B4E98" w:rsidRPr="00FB14CD" w:rsidRDefault="001B4E98" w:rsidP="001B4E98">
            <w:pPr>
              <w:jc w:val="center"/>
              <w:rPr>
                <w:ins w:id="46" w:author="Chung Bao" w:date="2026-03-17T17:40:00Z" w16du:dateUtc="2026-03-17T10:40:00Z"/>
                <w:rFonts w:ascii="Times New Roman" w:hAnsi="Times New Roman" w:cs="Times New Roman"/>
                <w:i/>
                <w:iCs/>
                <w:rPrChange w:id="47" w:author="Chung Bao" w:date="2026-03-17T17:42:00Z" w16du:dateUtc="2026-03-17T10:42:00Z">
                  <w:rPr>
                    <w:ins w:id="48" w:author="Chung Bao" w:date="2026-03-17T17:40:00Z" w16du:dateUtc="2026-03-17T10:40:00Z"/>
                    <w:rFonts w:ascii="Times New Roman" w:hAnsi="Times New Roman" w:cs="Times New Roman"/>
                  </w:rPr>
                </w:rPrChange>
              </w:rPr>
            </w:pPr>
            <w:ins w:id="49" w:author="Chung Bao" w:date="2026-03-17T17:44:00Z" w16du:dateUtc="2026-03-17T10:44:00Z">
              <w:r>
                <w:rPr>
                  <w:rFonts w:ascii="Times New Roman" w:hAnsi="Times New Roman" w:cs="Times New Roman"/>
                  <w:i/>
                  <w:iCs/>
                </w:rPr>
                <w:t>Số lượng</w:t>
              </w:r>
            </w:ins>
          </w:p>
        </w:tc>
        <w:tc>
          <w:tcPr>
            <w:tcW w:w="1258" w:type="dxa"/>
          </w:tcPr>
          <w:p w14:paraId="48EFC49D" w14:textId="6002059C" w:rsidR="001B4E98" w:rsidRPr="00FB14CD" w:rsidRDefault="001B4E98" w:rsidP="001B4E98">
            <w:pPr>
              <w:jc w:val="center"/>
              <w:rPr>
                <w:ins w:id="50" w:author="Chung Bao" w:date="2026-03-17T17:38:00Z" w16du:dateUtc="2026-03-17T10:38:00Z"/>
                <w:rFonts w:ascii="Times New Roman" w:hAnsi="Times New Roman" w:cs="Times New Roman"/>
                <w:i/>
                <w:iCs/>
                <w:rPrChange w:id="51" w:author="Chung Bao" w:date="2026-03-17T17:42:00Z" w16du:dateUtc="2026-03-17T10:42:00Z">
                  <w:rPr>
                    <w:ins w:id="52" w:author="Chung Bao" w:date="2026-03-17T17:38:00Z" w16du:dateUtc="2026-03-17T10:38:00Z"/>
                    <w:rFonts w:ascii="Times New Roman" w:hAnsi="Times New Roman" w:cs="Times New Roman"/>
                  </w:rPr>
                </w:rPrChange>
              </w:rPr>
            </w:pPr>
            <w:ins w:id="53" w:author="Chung Bao" w:date="2026-03-17T17:44:00Z" w16du:dateUtc="2026-03-17T10:44:00Z">
              <w:r>
                <w:rPr>
                  <w:rFonts w:ascii="Times New Roman" w:hAnsi="Times New Roman" w:cs="Times New Roman"/>
                  <w:i/>
                  <w:iCs/>
                </w:rPr>
                <w:t>Đơn giá</w:t>
              </w:r>
            </w:ins>
          </w:p>
        </w:tc>
      </w:tr>
      <w:tr w:rsidR="001B4E98" w14:paraId="017715E8" w14:textId="77777777" w:rsidTr="00FB14CD">
        <w:tblPrEx>
          <w:tblPrExChange w:id="54" w:author="Chung Bao" w:date="2026-03-17T17:42:00Z" w16du:dateUtc="2026-03-17T10:42:00Z">
            <w:tblPrEx>
              <w:tblW w:w="0" w:type="auto"/>
            </w:tblPrEx>
          </w:tblPrExChange>
        </w:tblPrEx>
        <w:trPr>
          <w:ins w:id="55" w:author="Chung Bao" w:date="2026-03-17T17:38:00Z"/>
          <w:trPrChange w:id="56" w:author="Chung Bao" w:date="2026-03-17T17:42:00Z" w16du:dateUtc="2026-03-17T10:42:00Z">
            <w:trPr>
              <w:gridBefore w:val="1"/>
            </w:trPr>
          </w:trPrChange>
        </w:trPr>
        <w:tc>
          <w:tcPr>
            <w:tcW w:w="1483" w:type="dxa"/>
            <w:tcPrChange w:id="57" w:author="Chung Bao" w:date="2026-03-17T17:42:00Z" w16du:dateUtc="2026-03-17T10:42:00Z">
              <w:tcPr>
                <w:tcW w:w="1335" w:type="dxa"/>
                <w:gridSpan w:val="3"/>
              </w:tcPr>
            </w:tcPrChange>
          </w:tcPr>
          <w:p w14:paraId="616F08FC" w14:textId="5809640A" w:rsidR="001B4E98" w:rsidRDefault="001B4E98" w:rsidP="001B4E98">
            <w:pPr>
              <w:jc w:val="center"/>
              <w:rPr>
                <w:ins w:id="58" w:author="Chung Bao" w:date="2026-03-17T17:38:00Z" w16du:dateUtc="2026-03-17T10:38:00Z"/>
                <w:rFonts w:ascii="Times New Roman" w:hAnsi="Times New Roman" w:cs="Times New Roman"/>
              </w:rPr>
            </w:pPr>
            <w:ins w:id="59" w:author="Chung Bao" w:date="2026-03-17T17:44:00Z" w16du:dateUtc="2026-03-17T10:44:00Z">
              <w:r>
                <w:rPr>
                  <w:rFonts w:ascii="Times New Roman" w:hAnsi="Times New Roman" w:cs="Times New Roman"/>
                </w:rPr>
                <w:t>1</w:t>
              </w:r>
            </w:ins>
          </w:p>
        </w:tc>
        <w:tc>
          <w:tcPr>
            <w:tcW w:w="1164" w:type="dxa"/>
            <w:tcPrChange w:id="60" w:author="Chung Bao" w:date="2026-03-17T17:42:00Z" w16du:dateUtc="2026-03-17T10:42:00Z">
              <w:tcPr>
                <w:tcW w:w="1335" w:type="dxa"/>
                <w:gridSpan w:val="3"/>
              </w:tcPr>
            </w:tcPrChange>
          </w:tcPr>
          <w:p w14:paraId="7BB89C63" w14:textId="711931A4" w:rsidR="001B4E98" w:rsidRDefault="001B4E98" w:rsidP="001B4E98">
            <w:pPr>
              <w:jc w:val="center"/>
              <w:rPr>
                <w:ins w:id="61" w:author="Chung Bao" w:date="2026-03-17T17:38:00Z" w16du:dateUtc="2026-03-17T10:38:00Z"/>
                <w:rFonts w:ascii="Times New Roman" w:hAnsi="Times New Roman" w:cs="Times New Roman"/>
              </w:rPr>
            </w:pPr>
            <w:ins w:id="62" w:author="Chung Bao" w:date="2026-03-17T17:44:00Z" w16du:dateUtc="2026-03-17T10:44:00Z">
              <w:r>
                <w:rPr>
                  <w:rFonts w:ascii="Times New Roman" w:hAnsi="Times New Roman" w:cs="Times New Roman"/>
                </w:rPr>
                <w:t>Vải hoa</w:t>
              </w:r>
            </w:ins>
          </w:p>
        </w:tc>
        <w:tc>
          <w:tcPr>
            <w:tcW w:w="1163" w:type="dxa"/>
            <w:tcPrChange w:id="63" w:author="Chung Bao" w:date="2026-03-17T17:42:00Z" w16du:dateUtc="2026-03-17T10:42:00Z">
              <w:tcPr>
                <w:tcW w:w="1336" w:type="dxa"/>
                <w:gridSpan w:val="3"/>
              </w:tcPr>
            </w:tcPrChange>
          </w:tcPr>
          <w:p w14:paraId="745470EE" w14:textId="796D54F5" w:rsidR="001B4E98" w:rsidRDefault="001B4E98" w:rsidP="001B4E98">
            <w:pPr>
              <w:jc w:val="center"/>
              <w:rPr>
                <w:ins w:id="64" w:author="Chung Bao" w:date="2026-03-17T17:38:00Z" w16du:dateUtc="2026-03-17T10:38:00Z"/>
                <w:rFonts w:ascii="Times New Roman" w:hAnsi="Times New Roman" w:cs="Times New Roman"/>
              </w:rPr>
            </w:pPr>
            <w:ins w:id="65" w:author="Chung Bao" w:date="2026-03-17T17:44:00Z" w16du:dateUtc="2026-03-17T10:44:00Z">
              <w:r>
                <w:rPr>
                  <w:rFonts w:ascii="Times New Roman" w:hAnsi="Times New Roman" w:cs="Times New Roman"/>
                </w:rPr>
                <w:t>1/1/98</w:t>
              </w:r>
            </w:ins>
          </w:p>
        </w:tc>
        <w:tc>
          <w:tcPr>
            <w:tcW w:w="1163" w:type="dxa"/>
            <w:tcPrChange w:id="66" w:author="Chung Bao" w:date="2026-03-17T17:42:00Z" w16du:dateUtc="2026-03-17T10:42:00Z">
              <w:tcPr>
                <w:tcW w:w="1336" w:type="dxa"/>
                <w:gridSpan w:val="3"/>
              </w:tcPr>
            </w:tcPrChange>
          </w:tcPr>
          <w:p w14:paraId="667D5B1C" w14:textId="63F50E39" w:rsidR="001B4E98" w:rsidRDefault="001B4E98" w:rsidP="001B4E98">
            <w:pPr>
              <w:jc w:val="center"/>
              <w:rPr>
                <w:ins w:id="67" w:author="Chung Bao" w:date="2026-03-17T17:38:00Z" w16du:dateUtc="2026-03-17T10:38:00Z"/>
                <w:rFonts w:ascii="Times New Roman" w:hAnsi="Times New Roman" w:cs="Times New Roman"/>
              </w:rPr>
            </w:pPr>
            <w:ins w:id="68" w:author="Chung Bao" w:date="2026-03-17T17:44:00Z" w16du:dateUtc="2026-03-17T10:44:00Z">
              <w:r>
                <w:rPr>
                  <w:rFonts w:ascii="Times New Roman" w:hAnsi="Times New Roman" w:cs="Times New Roman"/>
                </w:rPr>
                <w:t>100</w:t>
              </w:r>
            </w:ins>
          </w:p>
        </w:tc>
        <w:tc>
          <w:tcPr>
            <w:tcW w:w="1163" w:type="dxa"/>
            <w:tcPrChange w:id="69" w:author="Chung Bao" w:date="2026-03-17T17:42:00Z" w16du:dateUtc="2026-03-17T10:42:00Z">
              <w:tcPr>
                <w:tcW w:w="1336" w:type="dxa"/>
                <w:gridSpan w:val="3"/>
              </w:tcPr>
            </w:tcPrChange>
          </w:tcPr>
          <w:p w14:paraId="721D3CBA" w14:textId="52191F4D" w:rsidR="001B4E98" w:rsidRDefault="001B4E98" w:rsidP="001B4E98">
            <w:pPr>
              <w:jc w:val="center"/>
              <w:rPr>
                <w:ins w:id="70" w:author="Chung Bao" w:date="2026-03-17T17:38:00Z" w16du:dateUtc="2026-03-17T10:38:00Z"/>
                <w:rFonts w:ascii="Times New Roman" w:hAnsi="Times New Roman" w:cs="Times New Roman"/>
              </w:rPr>
            </w:pPr>
            <w:ins w:id="71" w:author="Chung Bao" w:date="2026-03-17T17:45:00Z" w16du:dateUtc="2026-03-17T10:45:00Z">
              <w:r>
                <w:rPr>
                  <w:rFonts w:ascii="Times New Roman" w:hAnsi="Times New Roman" w:cs="Times New Roman"/>
                </w:rPr>
                <w:t>10000</w:t>
              </w:r>
            </w:ins>
          </w:p>
        </w:tc>
        <w:tc>
          <w:tcPr>
            <w:tcW w:w="1163" w:type="dxa"/>
            <w:tcPrChange w:id="72" w:author="Chung Bao" w:date="2026-03-17T17:42:00Z" w16du:dateUtc="2026-03-17T10:42:00Z">
              <w:tcPr>
                <w:tcW w:w="1336" w:type="dxa"/>
                <w:gridSpan w:val="4"/>
              </w:tcPr>
            </w:tcPrChange>
          </w:tcPr>
          <w:p w14:paraId="66AF9990" w14:textId="4609BE73" w:rsidR="001B4E98" w:rsidRDefault="001B4E98" w:rsidP="001B4E98">
            <w:pPr>
              <w:jc w:val="center"/>
              <w:rPr>
                <w:ins w:id="73" w:author="Chung Bao" w:date="2026-03-17T17:38:00Z" w16du:dateUtc="2026-03-17T10:38:00Z"/>
                <w:rFonts w:ascii="Times New Roman" w:hAnsi="Times New Roman" w:cs="Times New Roman"/>
              </w:rPr>
            </w:pPr>
            <w:ins w:id="74" w:author="Chung Bao" w:date="2026-03-17T17:45:00Z" w16du:dateUtc="2026-03-17T10:45:00Z">
              <w:r>
                <w:rPr>
                  <w:rFonts w:ascii="Times New Roman" w:hAnsi="Times New Roman" w:cs="Times New Roman"/>
                </w:rPr>
                <w:t>12/1/98</w:t>
              </w:r>
            </w:ins>
          </w:p>
        </w:tc>
        <w:tc>
          <w:tcPr>
            <w:tcW w:w="1163" w:type="dxa"/>
            <w:tcPrChange w:id="75" w:author="Chung Bao" w:date="2026-03-17T17:42:00Z" w16du:dateUtc="2026-03-17T10:42:00Z">
              <w:tcPr>
                <w:tcW w:w="1336" w:type="dxa"/>
                <w:gridSpan w:val="3"/>
              </w:tcPr>
            </w:tcPrChange>
          </w:tcPr>
          <w:p w14:paraId="5796C93A" w14:textId="075B572A" w:rsidR="001B4E98" w:rsidRDefault="001B4E98" w:rsidP="001B4E98">
            <w:pPr>
              <w:jc w:val="center"/>
              <w:rPr>
                <w:ins w:id="76" w:author="Chung Bao" w:date="2026-03-17T17:40:00Z" w16du:dateUtc="2026-03-17T10:40:00Z"/>
                <w:rFonts w:ascii="Times New Roman" w:hAnsi="Times New Roman" w:cs="Times New Roman"/>
              </w:rPr>
            </w:pPr>
            <w:ins w:id="77" w:author="Chung Bao" w:date="2026-03-17T17:45:00Z" w16du:dateUtc="2026-03-17T10:45:00Z">
              <w:r>
                <w:rPr>
                  <w:rFonts w:ascii="Times New Roman" w:hAnsi="Times New Roman" w:cs="Times New Roman"/>
                </w:rPr>
                <w:t>200</w:t>
              </w:r>
            </w:ins>
          </w:p>
        </w:tc>
        <w:tc>
          <w:tcPr>
            <w:tcW w:w="1258" w:type="dxa"/>
            <w:tcPrChange w:id="78" w:author="Chung Bao" w:date="2026-03-17T17:42:00Z" w16du:dateUtc="2026-03-17T10:42:00Z">
              <w:tcPr>
                <w:tcW w:w="1336" w:type="dxa"/>
                <w:gridSpan w:val="2"/>
              </w:tcPr>
            </w:tcPrChange>
          </w:tcPr>
          <w:p w14:paraId="79A31C06" w14:textId="551CAA84" w:rsidR="001B4E98" w:rsidRDefault="001B4E98" w:rsidP="001B4E98">
            <w:pPr>
              <w:jc w:val="center"/>
              <w:rPr>
                <w:ins w:id="79" w:author="Chung Bao" w:date="2026-03-17T17:38:00Z" w16du:dateUtc="2026-03-17T10:38:00Z"/>
                <w:rFonts w:ascii="Times New Roman" w:hAnsi="Times New Roman" w:cs="Times New Roman"/>
              </w:rPr>
            </w:pPr>
            <w:ins w:id="80" w:author="Chung Bao" w:date="2026-03-17T17:45:00Z" w16du:dateUtc="2026-03-17T10:45:00Z">
              <w:r>
                <w:rPr>
                  <w:rFonts w:ascii="Times New Roman" w:hAnsi="Times New Roman" w:cs="Times New Roman"/>
                </w:rPr>
                <w:t>10000</w:t>
              </w:r>
            </w:ins>
          </w:p>
        </w:tc>
      </w:tr>
      <w:tr w:rsidR="001B4E98" w14:paraId="67CD8B16" w14:textId="77777777" w:rsidTr="00FB14CD">
        <w:tblPrEx>
          <w:tblPrExChange w:id="81" w:author="Chung Bao" w:date="2026-03-17T17:42:00Z" w16du:dateUtc="2026-03-17T10:42:00Z">
            <w:tblPrEx>
              <w:tblW w:w="0" w:type="auto"/>
            </w:tblPrEx>
          </w:tblPrExChange>
        </w:tblPrEx>
        <w:trPr>
          <w:ins w:id="82" w:author="Chung Bao" w:date="2026-03-17T17:38:00Z"/>
          <w:trPrChange w:id="83" w:author="Chung Bao" w:date="2026-03-17T17:42:00Z" w16du:dateUtc="2026-03-17T10:42:00Z">
            <w:trPr>
              <w:gridBefore w:val="1"/>
            </w:trPr>
          </w:trPrChange>
        </w:trPr>
        <w:tc>
          <w:tcPr>
            <w:tcW w:w="1483" w:type="dxa"/>
            <w:tcPrChange w:id="84" w:author="Chung Bao" w:date="2026-03-17T17:42:00Z" w16du:dateUtc="2026-03-17T10:42:00Z">
              <w:tcPr>
                <w:tcW w:w="1335" w:type="dxa"/>
                <w:gridSpan w:val="3"/>
              </w:tcPr>
            </w:tcPrChange>
          </w:tcPr>
          <w:p w14:paraId="50902558" w14:textId="1FB4FED8" w:rsidR="001B4E98" w:rsidRDefault="001B4E98" w:rsidP="001B4E98">
            <w:pPr>
              <w:jc w:val="center"/>
              <w:rPr>
                <w:ins w:id="85" w:author="Chung Bao" w:date="2026-03-17T17:38:00Z" w16du:dateUtc="2026-03-17T10:38:00Z"/>
                <w:rFonts w:ascii="Times New Roman" w:hAnsi="Times New Roman" w:cs="Times New Roman"/>
              </w:rPr>
            </w:pPr>
            <w:ins w:id="86" w:author="Chung Bao" w:date="2026-03-17T17:44:00Z" w16du:dateUtc="2026-03-17T10:44:00Z">
              <w:r>
                <w:rPr>
                  <w:rFonts w:ascii="Times New Roman" w:hAnsi="Times New Roman" w:cs="Times New Roman"/>
                </w:rPr>
                <w:t>2</w:t>
              </w:r>
            </w:ins>
          </w:p>
        </w:tc>
        <w:tc>
          <w:tcPr>
            <w:tcW w:w="1164" w:type="dxa"/>
            <w:tcPrChange w:id="87" w:author="Chung Bao" w:date="2026-03-17T17:42:00Z" w16du:dateUtc="2026-03-17T10:42:00Z">
              <w:tcPr>
                <w:tcW w:w="1335" w:type="dxa"/>
                <w:gridSpan w:val="3"/>
              </w:tcPr>
            </w:tcPrChange>
          </w:tcPr>
          <w:p w14:paraId="44F5866C" w14:textId="026FF731" w:rsidR="001B4E98" w:rsidRDefault="001B4E98" w:rsidP="001B4E98">
            <w:pPr>
              <w:jc w:val="center"/>
              <w:rPr>
                <w:ins w:id="88" w:author="Chung Bao" w:date="2026-03-17T17:38:00Z" w16du:dateUtc="2026-03-17T10:38:00Z"/>
                <w:rFonts w:ascii="Times New Roman" w:hAnsi="Times New Roman" w:cs="Times New Roman"/>
              </w:rPr>
            </w:pPr>
            <w:ins w:id="89" w:author="Chung Bao" w:date="2026-03-17T17:45:00Z" w16du:dateUtc="2026-03-17T10:45:00Z">
              <w:r>
                <w:rPr>
                  <w:rFonts w:ascii="Times New Roman" w:hAnsi="Times New Roman" w:cs="Times New Roman"/>
                </w:rPr>
                <w:t>Vải lụa</w:t>
              </w:r>
            </w:ins>
          </w:p>
        </w:tc>
        <w:tc>
          <w:tcPr>
            <w:tcW w:w="1163" w:type="dxa"/>
            <w:tcPrChange w:id="90" w:author="Chung Bao" w:date="2026-03-17T17:42:00Z" w16du:dateUtc="2026-03-17T10:42:00Z">
              <w:tcPr>
                <w:tcW w:w="1336" w:type="dxa"/>
                <w:gridSpan w:val="3"/>
              </w:tcPr>
            </w:tcPrChange>
          </w:tcPr>
          <w:p w14:paraId="1A32C04B" w14:textId="158E10D2" w:rsidR="001B4E98" w:rsidRDefault="001B4E98" w:rsidP="001B4E98">
            <w:pPr>
              <w:jc w:val="center"/>
              <w:rPr>
                <w:ins w:id="91" w:author="Chung Bao" w:date="2026-03-17T17:38:00Z" w16du:dateUtc="2026-03-17T10:38:00Z"/>
                <w:rFonts w:ascii="Times New Roman" w:hAnsi="Times New Roman" w:cs="Times New Roman"/>
              </w:rPr>
            </w:pPr>
            <w:ins w:id="92" w:author="Chung Bao" w:date="2026-03-17T17:46:00Z" w16du:dateUtc="2026-03-17T10:46:00Z">
              <w:r>
                <w:rPr>
                  <w:rFonts w:ascii="Times New Roman" w:hAnsi="Times New Roman" w:cs="Times New Roman"/>
                </w:rPr>
                <w:t>1/1/98</w:t>
              </w:r>
            </w:ins>
          </w:p>
        </w:tc>
        <w:tc>
          <w:tcPr>
            <w:tcW w:w="1163" w:type="dxa"/>
            <w:tcPrChange w:id="93" w:author="Chung Bao" w:date="2026-03-17T17:42:00Z" w16du:dateUtc="2026-03-17T10:42:00Z">
              <w:tcPr>
                <w:tcW w:w="1336" w:type="dxa"/>
                <w:gridSpan w:val="3"/>
              </w:tcPr>
            </w:tcPrChange>
          </w:tcPr>
          <w:p w14:paraId="2807B5AB" w14:textId="549C5AAE" w:rsidR="001B4E98" w:rsidRDefault="001B4E98" w:rsidP="001B4E98">
            <w:pPr>
              <w:jc w:val="center"/>
              <w:rPr>
                <w:ins w:id="94" w:author="Chung Bao" w:date="2026-03-17T17:38:00Z" w16du:dateUtc="2026-03-17T10:38:00Z"/>
                <w:rFonts w:ascii="Times New Roman" w:hAnsi="Times New Roman" w:cs="Times New Roman"/>
              </w:rPr>
            </w:pPr>
            <w:ins w:id="95" w:author="Chung Bao" w:date="2026-03-17T17:46:00Z" w16du:dateUtc="2026-03-17T10:46:00Z">
              <w:r>
                <w:rPr>
                  <w:rFonts w:ascii="Times New Roman" w:hAnsi="Times New Roman" w:cs="Times New Roman"/>
                </w:rPr>
                <w:t>200</w:t>
              </w:r>
            </w:ins>
          </w:p>
        </w:tc>
        <w:tc>
          <w:tcPr>
            <w:tcW w:w="1163" w:type="dxa"/>
            <w:tcPrChange w:id="96" w:author="Chung Bao" w:date="2026-03-17T17:42:00Z" w16du:dateUtc="2026-03-17T10:42:00Z">
              <w:tcPr>
                <w:tcW w:w="1336" w:type="dxa"/>
                <w:gridSpan w:val="3"/>
              </w:tcPr>
            </w:tcPrChange>
          </w:tcPr>
          <w:p w14:paraId="4AD13258" w14:textId="71670CDE" w:rsidR="001B4E98" w:rsidRDefault="001B4E98" w:rsidP="001B4E98">
            <w:pPr>
              <w:jc w:val="center"/>
              <w:rPr>
                <w:ins w:id="97" w:author="Chung Bao" w:date="2026-03-17T17:38:00Z" w16du:dateUtc="2026-03-17T10:38:00Z"/>
                <w:rFonts w:ascii="Times New Roman" w:hAnsi="Times New Roman" w:cs="Times New Roman"/>
              </w:rPr>
            </w:pPr>
            <w:ins w:id="98" w:author="Chung Bao" w:date="2026-03-17T17:46:00Z" w16du:dateUtc="2026-03-17T10:46:00Z">
              <w:r>
                <w:rPr>
                  <w:rFonts w:ascii="Times New Roman" w:hAnsi="Times New Roman" w:cs="Times New Roman"/>
                </w:rPr>
                <w:t>15000</w:t>
              </w:r>
            </w:ins>
          </w:p>
        </w:tc>
        <w:tc>
          <w:tcPr>
            <w:tcW w:w="1163" w:type="dxa"/>
            <w:tcPrChange w:id="99" w:author="Chung Bao" w:date="2026-03-17T17:42:00Z" w16du:dateUtc="2026-03-17T10:42:00Z">
              <w:tcPr>
                <w:tcW w:w="1336" w:type="dxa"/>
                <w:gridSpan w:val="4"/>
              </w:tcPr>
            </w:tcPrChange>
          </w:tcPr>
          <w:p w14:paraId="56852FE9" w14:textId="477AD958" w:rsidR="001B4E98" w:rsidRDefault="001B4E98" w:rsidP="001B4E98">
            <w:pPr>
              <w:jc w:val="center"/>
              <w:rPr>
                <w:ins w:id="100" w:author="Chung Bao" w:date="2026-03-17T17:38:00Z" w16du:dateUtc="2026-03-17T10:38:00Z"/>
                <w:rFonts w:ascii="Times New Roman" w:hAnsi="Times New Roman" w:cs="Times New Roman"/>
              </w:rPr>
            </w:pPr>
            <w:ins w:id="101" w:author="Chung Bao" w:date="2026-03-17T17:46:00Z" w16du:dateUtc="2026-03-17T10:46:00Z">
              <w:r>
                <w:rPr>
                  <w:rFonts w:ascii="Times New Roman" w:hAnsi="Times New Roman" w:cs="Times New Roman"/>
                </w:rPr>
                <w:t>11/1/98</w:t>
              </w:r>
            </w:ins>
          </w:p>
        </w:tc>
        <w:tc>
          <w:tcPr>
            <w:tcW w:w="1163" w:type="dxa"/>
            <w:tcPrChange w:id="102" w:author="Chung Bao" w:date="2026-03-17T17:42:00Z" w16du:dateUtc="2026-03-17T10:42:00Z">
              <w:tcPr>
                <w:tcW w:w="1336" w:type="dxa"/>
                <w:gridSpan w:val="3"/>
              </w:tcPr>
            </w:tcPrChange>
          </w:tcPr>
          <w:p w14:paraId="36FC44A4" w14:textId="616BA5A3" w:rsidR="001B4E98" w:rsidRDefault="001B4E98" w:rsidP="001B4E98">
            <w:pPr>
              <w:jc w:val="center"/>
              <w:rPr>
                <w:ins w:id="103" w:author="Chung Bao" w:date="2026-03-17T17:40:00Z" w16du:dateUtc="2026-03-17T10:40:00Z"/>
                <w:rFonts w:ascii="Times New Roman" w:hAnsi="Times New Roman" w:cs="Times New Roman"/>
              </w:rPr>
            </w:pPr>
            <w:ins w:id="104" w:author="Chung Bao" w:date="2026-03-17T17:46:00Z" w16du:dateUtc="2026-03-17T10:46:00Z">
              <w:r>
                <w:rPr>
                  <w:rFonts w:ascii="Times New Roman" w:hAnsi="Times New Roman" w:cs="Times New Roman"/>
                </w:rPr>
                <w:t>300</w:t>
              </w:r>
            </w:ins>
          </w:p>
        </w:tc>
        <w:tc>
          <w:tcPr>
            <w:tcW w:w="1258" w:type="dxa"/>
            <w:tcPrChange w:id="105" w:author="Chung Bao" w:date="2026-03-17T17:42:00Z" w16du:dateUtc="2026-03-17T10:42:00Z">
              <w:tcPr>
                <w:tcW w:w="1336" w:type="dxa"/>
                <w:gridSpan w:val="2"/>
              </w:tcPr>
            </w:tcPrChange>
          </w:tcPr>
          <w:p w14:paraId="4E8BE498" w14:textId="0D9FBD1A" w:rsidR="001B4E98" w:rsidRDefault="001B4E98" w:rsidP="001B4E98">
            <w:pPr>
              <w:jc w:val="center"/>
              <w:rPr>
                <w:ins w:id="106" w:author="Chung Bao" w:date="2026-03-17T17:38:00Z" w16du:dateUtc="2026-03-17T10:38:00Z"/>
                <w:rFonts w:ascii="Times New Roman" w:hAnsi="Times New Roman" w:cs="Times New Roman"/>
              </w:rPr>
            </w:pPr>
            <w:ins w:id="107" w:author="Chung Bao" w:date="2026-03-17T17:46:00Z" w16du:dateUtc="2026-03-17T10:46:00Z">
              <w:r>
                <w:rPr>
                  <w:rFonts w:ascii="Times New Roman" w:hAnsi="Times New Roman" w:cs="Times New Roman"/>
                </w:rPr>
                <w:t>14000</w:t>
              </w:r>
            </w:ins>
          </w:p>
        </w:tc>
      </w:tr>
      <w:tr w:rsidR="001B4E98" w14:paraId="0EECF36C" w14:textId="77777777" w:rsidTr="00FB14CD">
        <w:tblPrEx>
          <w:tblPrExChange w:id="108" w:author="Chung Bao" w:date="2026-03-17T17:42:00Z" w16du:dateUtc="2026-03-17T10:42:00Z">
            <w:tblPrEx>
              <w:tblW w:w="0" w:type="auto"/>
            </w:tblPrEx>
          </w:tblPrExChange>
        </w:tblPrEx>
        <w:trPr>
          <w:ins w:id="109" w:author="Chung Bao" w:date="2026-03-17T17:38:00Z"/>
          <w:trPrChange w:id="110" w:author="Chung Bao" w:date="2026-03-17T17:42:00Z" w16du:dateUtc="2026-03-17T10:42:00Z">
            <w:trPr>
              <w:gridBefore w:val="1"/>
            </w:trPr>
          </w:trPrChange>
        </w:trPr>
        <w:tc>
          <w:tcPr>
            <w:tcW w:w="1483" w:type="dxa"/>
            <w:tcPrChange w:id="111" w:author="Chung Bao" w:date="2026-03-17T17:42:00Z" w16du:dateUtc="2026-03-17T10:42:00Z">
              <w:tcPr>
                <w:tcW w:w="1335" w:type="dxa"/>
                <w:gridSpan w:val="3"/>
              </w:tcPr>
            </w:tcPrChange>
          </w:tcPr>
          <w:p w14:paraId="535DAC19" w14:textId="54561314" w:rsidR="001B4E98" w:rsidRDefault="001B4E98" w:rsidP="001B4E98">
            <w:pPr>
              <w:jc w:val="center"/>
              <w:rPr>
                <w:ins w:id="112" w:author="Chung Bao" w:date="2026-03-17T17:38:00Z" w16du:dateUtc="2026-03-17T10:38:00Z"/>
                <w:rFonts w:ascii="Times New Roman" w:hAnsi="Times New Roman" w:cs="Times New Roman"/>
              </w:rPr>
            </w:pPr>
            <w:ins w:id="113" w:author="Chung Bao" w:date="2026-03-17T17:44:00Z" w16du:dateUtc="2026-03-17T10:44:00Z">
              <w:r>
                <w:rPr>
                  <w:rFonts w:ascii="Times New Roman" w:hAnsi="Times New Roman" w:cs="Times New Roman"/>
                </w:rPr>
                <w:t>3</w:t>
              </w:r>
            </w:ins>
          </w:p>
        </w:tc>
        <w:tc>
          <w:tcPr>
            <w:tcW w:w="1164" w:type="dxa"/>
            <w:tcPrChange w:id="114" w:author="Chung Bao" w:date="2026-03-17T17:42:00Z" w16du:dateUtc="2026-03-17T10:42:00Z">
              <w:tcPr>
                <w:tcW w:w="1335" w:type="dxa"/>
                <w:gridSpan w:val="3"/>
              </w:tcPr>
            </w:tcPrChange>
          </w:tcPr>
          <w:p w14:paraId="4BA02481" w14:textId="33D8185B" w:rsidR="001B4E98" w:rsidRDefault="001B4E98" w:rsidP="001B4E98">
            <w:pPr>
              <w:jc w:val="center"/>
              <w:rPr>
                <w:ins w:id="115" w:author="Chung Bao" w:date="2026-03-17T17:38:00Z" w16du:dateUtc="2026-03-17T10:38:00Z"/>
                <w:rFonts w:ascii="Times New Roman" w:hAnsi="Times New Roman" w:cs="Times New Roman"/>
              </w:rPr>
            </w:pPr>
            <w:ins w:id="116" w:author="Chung Bao" w:date="2026-03-17T17:46:00Z" w16du:dateUtc="2026-03-17T10:46:00Z">
              <w:r>
                <w:rPr>
                  <w:rFonts w:ascii="Times New Roman" w:hAnsi="Times New Roman" w:cs="Times New Roman"/>
                </w:rPr>
                <w:t>Khăn</w:t>
              </w:r>
            </w:ins>
          </w:p>
        </w:tc>
        <w:tc>
          <w:tcPr>
            <w:tcW w:w="1163" w:type="dxa"/>
            <w:tcPrChange w:id="117" w:author="Chung Bao" w:date="2026-03-17T17:42:00Z" w16du:dateUtc="2026-03-17T10:42:00Z">
              <w:tcPr>
                <w:tcW w:w="1336" w:type="dxa"/>
                <w:gridSpan w:val="3"/>
              </w:tcPr>
            </w:tcPrChange>
          </w:tcPr>
          <w:p w14:paraId="59A55881" w14:textId="6049E0FA" w:rsidR="001B4E98" w:rsidRDefault="001B4E98" w:rsidP="001B4E98">
            <w:pPr>
              <w:jc w:val="center"/>
              <w:rPr>
                <w:ins w:id="118" w:author="Chung Bao" w:date="2026-03-17T17:38:00Z" w16du:dateUtc="2026-03-17T10:38:00Z"/>
                <w:rFonts w:ascii="Times New Roman" w:hAnsi="Times New Roman" w:cs="Times New Roman"/>
              </w:rPr>
            </w:pPr>
            <w:ins w:id="119" w:author="Chung Bao" w:date="2026-03-17T17:46:00Z" w16du:dateUtc="2026-03-17T10:46:00Z">
              <w:r>
                <w:rPr>
                  <w:rFonts w:ascii="Times New Roman" w:hAnsi="Times New Roman" w:cs="Times New Roman"/>
                </w:rPr>
                <w:t>2/1/98</w:t>
              </w:r>
            </w:ins>
          </w:p>
        </w:tc>
        <w:tc>
          <w:tcPr>
            <w:tcW w:w="1163" w:type="dxa"/>
            <w:tcPrChange w:id="120" w:author="Chung Bao" w:date="2026-03-17T17:42:00Z" w16du:dateUtc="2026-03-17T10:42:00Z">
              <w:tcPr>
                <w:tcW w:w="1336" w:type="dxa"/>
                <w:gridSpan w:val="3"/>
              </w:tcPr>
            </w:tcPrChange>
          </w:tcPr>
          <w:p w14:paraId="37413F6E" w14:textId="36F7A3FB" w:rsidR="001B4E98" w:rsidRDefault="001B4E98" w:rsidP="001B4E98">
            <w:pPr>
              <w:jc w:val="center"/>
              <w:rPr>
                <w:ins w:id="121" w:author="Chung Bao" w:date="2026-03-17T17:38:00Z" w16du:dateUtc="2026-03-17T10:38:00Z"/>
                <w:rFonts w:ascii="Times New Roman" w:hAnsi="Times New Roman" w:cs="Times New Roman"/>
              </w:rPr>
            </w:pPr>
            <w:ins w:id="122" w:author="Chung Bao" w:date="2026-03-17T17:47:00Z" w16du:dateUtc="2026-03-17T10:47:00Z">
              <w:r>
                <w:rPr>
                  <w:rFonts w:ascii="Times New Roman" w:hAnsi="Times New Roman" w:cs="Times New Roman"/>
                </w:rPr>
                <w:t>50</w:t>
              </w:r>
            </w:ins>
          </w:p>
        </w:tc>
        <w:tc>
          <w:tcPr>
            <w:tcW w:w="1163" w:type="dxa"/>
            <w:tcPrChange w:id="123" w:author="Chung Bao" w:date="2026-03-17T17:42:00Z" w16du:dateUtc="2026-03-17T10:42:00Z">
              <w:tcPr>
                <w:tcW w:w="1336" w:type="dxa"/>
                <w:gridSpan w:val="3"/>
              </w:tcPr>
            </w:tcPrChange>
          </w:tcPr>
          <w:p w14:paraId="5D2B2E62" w14:textId="3CAF1516" w:rsidR="001B4E98" w:rsidRDefault="001B4E98" w:rsidP="001B4E98">
            <w:pPr>
              <w:jc w:val="center"/>
              <w:rPr>
                <w:ins w:id="124" w:author="Chung Bao" w:date="2026-03-17T17:38:00Z" w16du:dateUtc="2026-03-17T10:38:00Z"/>
                <w:rFonts w:ascii="Times New Roman" w:hAnsi="Times New Roman" w:cs="Times New Roman"/>
              </w:rPr>
            </w:pPr>
            <w:ins w:id="125" w:author="Chung Bao" w:date="2026-03-17T17:47:00Z" w16du:dateUtc="2026-03-17T10:47:00Z">
              <w:r>
                <w:rPr>
                  <w:rFonts w:ascii="Times New Roman" w:hAnsi="Times New Roman" w:cs="Times New Roman"/>
                </w:rPr>
                <w:t>700</w:t>
              </w:r>
            </w:ins>
            <w:ins w:id="126" w:author="Chung Bao" w:date="2026-03-17T17:48:00Z" w16du:dateUtc="2026-03-17T10:48:00Z">
              <w:r>
                <w:rPr>
                  <w:rFonts w:ascii="Times New Roman" w:hAnsi="Times New Roman" w:cs="Times New Roman"/>
                </w:rPr>
                <w:t>0</w:t>
              </w:r>
            </w:ins>
          </w:p>
        </w:tc>
        <w:tc>
          <w:tcPr>
            <w:tcW w:w="1163" w:type="dxa"/>
            <w:tcPrChange w:id="127" w:author="Chung Bao" w:date="2026-03-17T17:42:00Z" w16du:dateUtc="2026-03-17T10:42:00Z">
              <w:tcPr>
                <w:tcW w:w="1336" w:type="dxa"/>
                <w:gridSpan w:val="4"/>
              </w:tcPr>
            </w:tcPrChange>
          </w:tcPr>
          <w:p w14:paraId="5C9F541F" w14:textId="7D25A863" w:rsidR="001B4E98" w:rsidRDefault="001B4E98" w:rsidP="001B4E98">
            <w:pPr>
              <w:jc w:val="center"/>
              <w:rPr>
                <w:ins w:id="128" w:author="Chung Bao" w:date="2026-03-17T17:38:00Z" w16du:dateUtc="2026-03-17T10:38:00Z"/>
                <w:rFonts w:ascii="Times New Roman" w:hAnsi="Times New Roman" w:cs="Times New Roman"/>
              </w:rPr>
            </w:pPr>
            <w:ins w:id="129" w:author="Chung Bao" w:date="2026-03-17T17:48:00Z" w16du:dateUtc="2026-03-17T10:48:00Z">
              <w:r>
                <w:rPr>
                  <w:rFonts w:ascii="Times New Roman" w:hAnsi="Times New Roman" w:cs="Times New Roman"/>
                </w:rPr>
                <w:t>21/1/98</w:t>
              </w:r>
            </w:ins>
          </w:p>
        </w:tc>
        <w:tc>
          <w:tcPr>
            <w:tcW w:w="1163" w:type="dxa"/>
            <w:tcPrChange w:id="130" w:author="Chung Bao" w:date="2026-03-17T17:42:00Z" w16du:dateUtc="2026-03-17T10:42:00Z">
              <w:tcPr>
                <w:tcW w:w="1336" w:type="dxa"/>
                <w:gridSpan w:val="3"/>
              </w:tcPr>
            </w:tcPrChange>
          </w:tcPr>
          <w:p w14:paraId="29827611" w14:textId="0E98A80A" w:rsidR="001B4E98" w:rsidRDefault="001B4E98" w:rsidP="001B4E98">
            <w:pPr>
              <w:jc w:val="center"/>
              <w:rPr>
                <w:ins w:id="131" w:author="Chung Bao" w:date="2026-03-17T17:40:00Z" w16du:dateUtc="2026-03-17T10:40:00Z"/>
                <w:rFonts w:ascii="Times New Roman" w:hAnsi="Times New Roman" w:cs="Times New Roman"/>
              </w:rPr>
            </w:pPr>
            <w:ins w:id="132" w:author="Chung Bao" w:date="2026-03-17T17:48:00Z" w16du:dateUtc="2026-03-17T10:48:00Z">
              <w:r>
                <w:rPr>
                  <w:rFonts w:ascii="Times New Roman" w:hAnsi="Times New Roman" w:cs="Times New Roman"/>
                </w:rPr>
                <w:t>150</w:t>
              </w:r>
            </w:ins>
          </w:p>
        </w:tc>
        <w:tc>
          <w:tcPr>
            <w:tcW w:w="1258" w:type="dxa"/>
            <w:tcPrChange w:id="133" w:author="Chung Bao" w:date="2026-03-17T17:42:00Z" w16du:dateUtc="2026-03-17T10:42:00Z">
              <w:tcPr>
                <w:tcW w:w="1336" w:type="dxa"/>
                <w:gridSpan w:val="2"/>
              </w:tcPr>
            </w:tcPrChange>
          </w:tcPr>
          <w:p w14:paraId="676B0007" w14:textId="3D31E2D8" w:rsidR="001B4E98" w:rsidRDefault="001B4E98" w:rsidP="001B4E98">
            <w:pPr>
              <w:jc w:val="center"/>
              <w:rPr>
                <w:ins w:id="134" w:author="Chung Bao" w:date="2026-03-17T17:38:00Z" w16du:dateUtc="2026-03-17T10:38:00Z"/>
                <w:rFonts w:ascii="Times New Roman" w:hAnsi="Times New Roman" w:cs="Times New Roman"/>
              </w:rPr>
            </w:pPr>
            <w:ins w:id="135" w:author="Chung Bao" w:date="2026-03-17T17:48:00Z" w16du:dateUtc="2026-03-17T10:48:00Z">
              <w:r>
                <w:rPr>
                  <w:rFonts w:ascii="Times New Roman" w:hAnsi="Times New Roman" w:cs="Times New Roman"/>
                </w:rPr>
                <w:t>8000</w:t>
              </w:r>
            </w:ins>
          </w:p>
        </w:tc>
      </w:tr>
      <w:tr w:rsidR="001B4E98" w14:paraId="734C042F" w14:textId="77777777" w:rsidTr="00FB14CD">
        <w:tblPrEx>
          <w:tblPrExChange w:id="136" w:author="Chung Bao" w:date="2026-03-17T17:42:00Z" w16du:dateUtc="2026-03-17T10:42:00Z">
            <w:tblPrEx>
              <w:tblW w:w="0" w:type="auto"/>
            </w:tblPrEx>
          </w:tblPrExChange>
        </w:tblPrEx>
        <w:trPr>
          <w:ins w:id="137" w:author="Chung Bao" w:date="2026-03-17T17:40:00Z"/>
          <w:trPrChange w:id="138" w:author="Chung Bao" w:date="2026-03-17T17:42:00Z" w16du:dateUtc="2026-03-17T10:42:00Z">
            <w:trPr>
              <w:gridBefore w:val="1"/>
              <w:gridAfter w:val="0"/>
            </w:trPr>
          </w:trPrChange>
        </w:trPr>
        <w:tc>
          <w:tcPr>
            <w:tcW w:w="1483" w:type="dxa"/>
            <w:tcPrChange w:id="139" w:author="Chung Bao" w:date="2026-03-17T17:42:00Z" w16du:dateUtc="2026-03-17T10:42:00Z">
              <w:tcPr>
                <w:tcW w:w="1208" w:type="dxa"/>
                <w:gridSpan w:val="2"/>
              </w:tcPr>
            </w:tcPrChange>
          </w:tcPr>
          <w:p w14:paraId="746FEB21" w14:textId="1B057909" w:rsidR="001B4E98" w:rsidRDefault="001B4E98" w:rsidP="001B4E98">
            <w:pPr>
              <w:jc w:val="center"/>
              <w:rPr>
                <w:ins w:id="140" w:author="Chung Bao" w:date="2026-03-17T17:40:00Z" w16du:dateUtc="2026-03-17T10:40:00Z"/>
                <w:rFonts w:ascii="Times New Roman" w:hAnsi="Times New Roman" w:cs="Times New Roman"/>
              </w:rPr>
            </w:pPr>
            <w:ins w:id="141" w:author="Chung Bao" w:date="2026-03-17T17:44:00Z" w16du:dateUtc="2026-03-17T10:44:00Z">
              <w:r>
                <w:rPr>
                  <w:rFonts w:ascii="Times New Roman" w:hAnsi="Times New Roman" w:cs="Times New Roman"/>
                </w:rPr>
                <w:t>4</w:t>
              </w:r>
            </w:ins>
          </w:p>
        </w:tc>
        <w:tc>
          <w:tcPr>
            <w:tcW w:w="1164" w:type="dxa"/>
            <w:tcPrChange w:id="142" w:author="Chung Bao" w:date="2026-03-17T17:42:00Z" w16du:dateUtc="2026-03-17T10:42:00Z">
              <w:tcPr>
                <w:tcW w:w="1164" w:type="dxa"/>
                <w:gridSpan w:val="3"/>
              </w:tcPr>
            </w:tcPrChange>
          </w:tcPr>
          <w:p w14:paraId="049C4967" w14:textId="3E909B8E" w:rsidR="001B4E98" w:rsidRDefault="001B4E98" w:rsidP="001B4E98">
            <w:pPr>
              <w:jc w:val="center"/>
              <w:rPr>
                <w:ins w:id="143" w:author="Chung Bao" w:date="2026-03-17T17:40:00Z" w16du:dateUtc="2026-03-17T10:40:00Z"/>
                <w:rFonts w:ascii="Times New Roman" w:hAnsi="Times New Roman" w:cs="Times New Roman"/>
              </w:rPr>
            </w:pPr>
            <w:ins w:id="144" w:author="Chung Bao" w:date="2026-03-17T17:48:00Z" w16du:dateUtc="2026-03-17T10:48:00Z">
              <w:r>
                <w:rPr>
                  <w:rFonts w:ascii="Times New Roman" w:hAnsi="Times New Roman" w:cs="Times New Roman"/>
                </w:rPr>
                <w:t>Bột giặt</w:t>
              </w:r>
            </w:ins>
          </w:p>
        </w:tc>
        <w:tc>
          <w:tcPr>
            <w:tcW w:w="1163" w:type="dxa"/>
            <w:tcPrChange w:id="145" w:author="Chung Bao" w:date="2026-03-17T17:42:00Z" w16du:dateUtc="2026-03-17T10:42:00Z">
              <w:tcPr>
                <w:tcW w:w="1163" w:type="dxa"/>
                <w:gridSpan w:val="3"/>
              </w:tcPr>
            </w:tcPrChange>
          </w:tcPr>
          <w:p w14:paraId="7AB8A3FF" w14:textId="110E888E" w:rsidR="001B4E98" w:rsidRDefault="001B4E98" w:rsidP="001B4E98">
            <w:pPr>
              <w:jc w:val="center"/>
              <w:rPr>
                <w:ins w:id="146" w:author="Chung Bao" w:date="2026-03-17T17:40:00Z" w16du:dateUtc="2026-03-17T10:40:00Z"/>
                <w:rFonts w:ascii="Times New Roman" w:hAnsi="Times New Roman" w:cs="Times New Roman"/>
              </w:rPr>
            </w:pPr>
            <w:ins w:id="147" w:author="Chung Bao" w:date="2026-03-17T17:48:00Z" w16du:dateUtc="2026-03-17T10:48:00Z">
              <w:r>
                <w:rPr>
                  <w:rFonts w:ascii="Times New Roman" w:hAnsi="Times New Roman" w:cs="Times New Roman"/>
                </w:rPr>
                <w:t>3/1/98</w:t>
              </w:r>
            </w:ins>
          </w:p>
        </w:tc>
        <w:tc>
          <w:tcPr>
            <w:tcW w:w="1163" w:type="dxa"/>
            <w:tcPrChange w:id="148" w:author="Chung Bao" w:date="2026-03-17T17:42:00Z" w16du:dateUtc="2026-03-17T10:42:00Z">
              <w:tcPr>
                <w:tcW w:w="1163" w:type="dxa"/>
                <w:gridSpan w:val="3"/>
              </w:tcPr>
            </w:tcPrChange>
          </w:tcPr>
          <w:p w14:paraId="18785497" w14:textId="4866037C" w:rsidR="001B4E98" w:rsidRDefault="001B4E98" w:rsidP="001B4E98">
            <w:pPr>
              <w:jc w:val="center"/>
              <w:rPr>
                <w:ins w:id="149" w:author="Chung Bao" w:date="2026-03-17T17:40:00Z" w16du:dateUtc="2026-03-17T10:40:00Z"/>
                <w:rFonts w:ascii="Times New Roman" w:hAnsi="Times New Roman" w:cs="Times New Roman"/>
              </w:rPr>
            </w:pPr>
            <w:ins w:id="150" w:author="Chung Bao" w:date="2026-03-17T17:48:00Z" w16du:dateUtc="2026-03-17T10:48:00Z">
              <w:r>
                <w:rPr>
                  <w:rFonts w:ascii="Times New Roman" w:hAnsi="Times New Roman" w:cs="Times New Roman"/>
                </w:rPr>
                <w:t>100</w:t>
              </w:r>
            </w:ins>
          </w:p>
        </w:tc>
        <w:tc>
          <w:tcPr>
            <w:tcW w:w="1163" w:type="dxa"/>
            <w:tcPrChange w:id="151" w:author="Chung Bao" w:date="2026-03-17T17:42:00Z" w16du:dateUtc="2026-03-17T10:42:00Z">
              <w:tcPr>
                <w:tcW w:w="1163" w:type="dxa"/>
                <w:gridSpan w:val="3"/>
              </w:tcPr>
            </w:tcPrChange>
          </w:tcPr>
          <w:p w14:paraId="5B51EE82" w14:textId="769702E6" w:rsidR="001B4E98" w:rsidRDefault="001B4E98" w:rsidP="001B4E98">
            <w:pPr>
              <w:jc w:val="center"/>
              <w:rPr>
                <w:ins w:id="152" w:author="Chung Bao" w:date="2026-03-17T17:40:00Z" w16du:dateUtc="2026-03-17T10:40:00Z"/>
                <w:rFonts w:ascii="Times New Roman" w:hAnsi="Times New Roman" w:cs="Times New Roman"/>
              </w:rPr>
            </w:pPr>
            <w:ins w:id="153" w:author="Chung Bao" w:date="2026-03-17T17:48:00Z" w16du:dateUtc="2026-03-17T10:48:00Z">
              <w:r>
                <w:rPr>
                  <w:rFonts w:ascii="Times New Roman" w:hAnsi="Times New Roman" w:cs="Times New Roman"/>
                </w:rPr>
                <w:t>6500</w:t>
              </w:r>
            </w:ins>
          </w:p>
        </w:tc>
        <w:tc>
          <w:tcPr>
            <w:tcW w:w="1163" w:type="dxa"/>
            <w:tcPrChange w:id="154" w:author="Chung Bao" w:date="2026-03-17T17:42:00Z" w16du:dateUtc="2026-03-17T10:42:00Z">
              <w:tcPr>
                <w:tcW w:w="1163" w:type="dxa"/>
                <w:gridSpan w:val="3"/>
              </w:tcPr>
            </w:tcPrChange>
          </w:tcPr>
          <w:p w14:paraId="7137E045" w14:textId="23E7629A" w:rsidR="001B4E98" w:rsidRDefault="001B4E98" w:rsidP="001B4E98">
            <w:pPr>
              <w:jc w:val="center"/>
              <w:rPr>
                <w:ins w:id="155" w:author="Chung Bao" w:date="2026-03-17T17:40:00Z" w16du:dateUtc="2026-03-17T10:40:00Z"/>
                <w:rFonts w:ascii="Times New Roman" w:hAnsi="Times New Roman" w:cs="Times New Roman"/>
              </w:rPr>
            </w:pPr>
            <w:ins w:id="156" w:author="Chung Bao" w:date="2026-03-17T17:48:00Z" w16du:dateUtc="2026-03-17T10:48:00Z">
              <w:r>
                <w:rPr>
                  <w:rFonts w:ascii="Times New Roman" w:hAnsi="Times New Roman" w:cs="Times New Roman"/>
                </w:rPr>
                <w:t>30/1/98</w:t>
              </w:r>
            </w:ins>
          </w:p>
        </w:tc>
        <w:tc>
          <w:tcPr>
            <w:tcW w:w="1163" w:type="dxa"/>
            <w:tcPrChange w:id="157" w:author="Chung Bao" w:date="2026-03-17T17:42:00Z" w16du:dateUtc="2026-03-17T10:42:00Z">
              <w:tcPr>
                <w:tcW w:w="1163" w:type="dxa"/>
                <w:gridSpan w:val="3"/>
              </w:tcPr>
            </w:tcPrChange>
          </w:tcPr>
          <w:p w14:paraId="07A39841" w14:textId="197CB36B" w:rsidR="001B4E98" w:rsidRDefault="001B4E98" w:rsidP="001B4E98">
            <w:pPr>
              <w:jc w:val="center"/>
              <w:rPr>
                <w:ins w:id="158" w:author="Chung Bao" w:date="2026-03-17T17:40:00Z" w16du:dateUtc="2026-03-17T10:40:00Z"/>
                <w:rFonts w:ascii="Times New Roman" w:hAnsi="Times New Roman" w:cs="Times New Roman"/>
              </w:rPr>
            </w:pPr>
            <w:ins w:id="159" w:author="Chung Bao" w:date="2026-03-17T17:49:00Z" w16du:dateUtc="2026-03-17T10:49:00Z">
              <w:r>
                <w:rPr>
                  <w:rFonts w:ascii="Times New Roman" w:hAnsi="Times New Roman" w:cs="Times New Roman"/>
                </w:rPr>
                <w:t>400</w:t>
              </w:r>
            </w:ins>
          </w:p>
        </w:tc>
        <w:tc>
          <w:tcPr>
            <w:tcW w:w="1258" w:type="dxa"/>
            <w:tcPrChange w:id="160" w:author="Chung Bao" w:date="2026-03-17T17:42:00Z" w16du:dateUtc="2026-03-17T10:42:00Z">
              <w:tcPr>
                <w:tcW w:w="1163" w:type="dxa"/>
                <w:gridSpan w:val="2"/>
              </w:tcPr>
            </w:tcPrChange>
          </w:tcPr>
          <w:p w14:paraId="2A14995B" w14:textId="217E09EB" w:rsidR="001B4E98" w:rsidRDefault="001B4E98" w:rsidP="001B4E98">
            <w:pPr>
              <w:jc w:val="center"/>
              <w:rPr>
                <w:ins w:id="161" w:author="Chung Bao" w:date="2026-03-17T17:40:00Z" w16du:dateUtc="2026-03-17T10:40:00Z"/>
                <w:rFonts w:ascii="Times New Roman" w:hAnsi="Times New Roman" w:cs="Times New Roman"/>
              </w:rPr>
            </w:pPr>
            <w:ins w:id="162" w:author="Chung Bao" w:date="2026-03-17T17:49:00Z" w16du:dateUtc="2026-03-17T10:49:00Z">
              <w:r>
                <w:rPr>
                  <w:rFonts w:ascii="Times New Roman" w:hAnsi="Times New Roman" w:cs="Times New Roman"/>
                </w:rPr>
                <w:t>6000</w:t>
              </w:r>
            </w:ins>
          </w:p>
        </w:tc>
      </w:tr>
      <w:tr w:rsidR="001B4E98" w14:paraId="3BECD915" w14:textId="77777777" w:rsidTr="00FB14CD">
        <w:tblPrEx>
          <w:tblPrExChange w:id="163" w:author="Chung Bao" w:date="2026-03-17T17:42:00Z" w16du:dateUtc="2026-03-17T10:42:00Z">
            <w:tblPrEx>
              <w:tblW w:w="0" w:type="auto"/>
            </w:tblPrEx>
          </w:tblPrExChange>
        </w:tblPrEx>
        <w:trPr>
          <w:ins w:id="164" w:author="Chung Bao" w:date="2026-03-17T17:38:00Z"/>
          <w:trPrChange w:id="165" w:author="Chung Bao" w:date="2026-03-17T17:42:00Z" w16du:dateUtc="2026-03-17T10:42:00Z">
            <w:trPr>
              <w:gridBefore w:val="1"/>
            </w:trPr>
          </w:trPrChange>
        </w:trPr>
        <w:tc>
          <w:tcPr>
            <w:tcW w:w="1483" w:type="dxa"/>
            <w:tcPrChange w:id="166" w:author="Chung Bao" w:date="2026-03-17T17:42:00Z" w16du:dateUtc="2026-03-17T10:42:00Z">
              <w:tcPr>
                <w:tcW w:w="1335" w:type="dxa"/>
                <w:gridSpan w:val="3"/>
              </w:tcPr>
            </w:tcPrChange>
          </w:tcPr>
          <w:p w14:paraId="334338C6" w14:textId="6CA4E989" w:rsidR="001B4E98" w:rsidRDefault="001B4E98" w:rsidP="001B4E98">
            <w:pPr>
              <w:jc w:val="center"/>
              <w:rPr>
                <w:ins w:id="167" w:author="Chung Bao" w:date="2026-03-17T17:38:00Z" w16du:dateUtc="2026-03-17T10:38:00Z"/>
                <w:rFonts w:ascii="Times New Roman" w:hAnsi="Times New Roman" w:cs="Times New Roman"/>
              </w:rPr>
            </w:pPr>
            <w:ins w:id="168" w:author="Chung Bao" w:date="2026-03-17T17:44:00Z" w16du:dateUtc="2026-03-17T10:44:00Z">
              <w:r>
                <w:rPr>
                  <w:rFonts w:ascii="Times New Roman" w:hAnsi="Times New Roman" w:cs="Times New Roman"/>
                </w:rPr>
                <w:t>5</w:t>
              </w:r>
            </w:ins>
          </w:p>
        </w:tc>
        <w:tc>
          <w:tcPr>
            <w:tcW w:w="1164" w:type="dxa"/>
            <w:tcPrChange w:id="169" w:author="Chung Bao" w:date="2026-03-17T17:42:00Z" w16du:dateUtc="2026-03-17T10:42:00Z">
              <w:tcPr>
                <w:tcW w:w="1335" w:type="dxa"/>
                <w:gridSpan w:val="3"/>
              </w:tcPr>
            </w:tcPrChange>
          </w:tcPr>
          <w:p w14:paraId="34E5C2CC" w14:textId="2F5D79FC" w:rsidR="001B4E98" w:rsidRDefault="001B4E98" w:rsidP="001B4E98">
            <w:pPr>
              <w:jc w:val="center"/>
              <w:rPr>
                <w:ins w:id="170" w:author="Chung Bao" w:date="2026-03-17T17:38:00Z" w16du:dateUtc="2026-03-17T10:38:00Z"/>
                <w:rFonts w:ascii="Times New Roman" w:hAnsi="Times New Roman" w:cs="Times New Roman"/>
              </w:rPr>
            </w:pPr>
            <w:ins w:id="171" w:author="Chung Bao" w:date="2026-03-17T17:49:00Z" w16du:dateUtc="2026-03-17T10:49:00Z">
              <w:r>
                <w:rPr>
                  <w:rFonts w:ascii="Times New Roman" w:hAnsi="Times New Roman" w:cs="Times New Roman"/>
                </w:rPr>
                <w:t>Bánh</w:t>
              </w:r>
            </w:ins>
          </w:p>
        </w:tc>
        <w:tc>
          <w:tcPr>
            <w:tcW w:w="1163" w:type="dxa"/>
            <w:tcPrChange w:id="172" w:author="Chung Bao" w:date="2026-03-17T17:42:00Z" w16du:dateUtc="2026-03-17T10:42:00Z">
              <w:tcPr>
                <w:tcW w:w="1336" w:type="dxa"/>
                <w:gridSpan w:val="3"/>
              </w:tcPr>
            </w:tcPrChange>
          </w:tcPr>
          <w:p w14:paraId="6D6ECECB" w14:textId="5D0DD806" w:rsidR="001B4E98" w:rsidRDefault="001B4E98" w:rsidP="001B4E98">
            <w:pPr>
              <w:jc w:val="center"/>
              <w:rPr>
                <w:ins w:id="173" w:author="Chung Bao" w:date="2026-03-17T17:38:00Z" w16du:dateUtc="2026-03-17T10:38:00Z"/>
                <w:rFonts w:ascii="Times New Roman" w:hAnsi="Times New Roman" w:cs="Times New Roman"/>
              </w:rPr>
            </w:pPr>
            <w:ins w:id="174" w:author="Chung Bao" w:date="2026-03-17T17:49:00Z" w16du:dateUtc="2026-03-17T10:49:00Z">
              <w:r>
                <w:rPr>
                  <w:rFonts w:ascii="Times New Roman" w:hAnsi="Times New Roman" w:cs="Times New Roman"/>
                </w:rPr>
                <w:t>5/1/98</w:t>
              </w:r>
            </w:ins>
          </w:p>
        </w:tc>
        <w:tc>
          <w:tcPr>
            <w:tcW w:w="1163" w:type="dxa"/>
            <w:tcPrChange w:id="175" w:author="Chung Bao" w:date="2026-03-17T17:42:00Z" w16du:dateUtc="2026-03-17T10:42:00Z">
              <w:tcPr>
                <w:tcW w:w="1336" w:type="dxa"/>
                <w:gridSpan w:val="3"/>
              </w:tcPr>
            </w:tcPrChange>
          </w:tcPr>
          <w:p w14:paraId="4F0034E9" w14:textId="67A957D3" w:rsidR="001B4E98" w:rsidRDefault="001B4E98" w:rsidP="001B4E98">
            <w:pPr>
              <w:jc w:val="center"/>
              <w:rPr>
                <w:ins w:id="176" w:author="Chung Bao" w:date="2026-03-17T17:38:00Z" w16du:dateUtc="2026-03-17T10:38:00Z"/>
                <w:rFonts w:ascii="Times New Roman" w:hAnsi="Times New Roman" w:cs="Times New Roman"/>
              </w:rPr>
            </w:pPr>
            <w:ins w:id="177" w:author="Chung Bao" w:date="2026-03-17T17:49:00Z" w16du:dateUtc="2026-03-17T10:49:00Z">
              <w:r>
                <w:rPr>
                  <w:rFonts w:ascii="Times New Roman" w:hAnsi="Times New Roman" w:cs="Times New Roman"/>
                </w:rPr>
                <w:t>120</w:t>
              </w:r>
            </w:ins>
          </w:p>
        </w:tc>
        <w:tc>
          <w:tcPr>
            <w:tcW w:w="1163" w:type="dxa"/>
            <w:tcPrChange w:id="178" w:author="Chung Bao" w:date="2026-03-17T17:42:00Z" w16du:dateUtc="2026-03-17T10:42:00Z">
              <w:tcPr>
                <w:tcW w:w="1336" w:type="dxa"/>
                <w:gridSpan w:val="3"/>
              </w:tcPr>
            </w:tcPrChange>
          </w:tcPr>
          <w:p w14:paraId="55FAAF87" w14:textId="073479A7" w:rsidR="001B4E98" w:rsidRDefault="001B4E98" w:rsidP="001B4E98">
            <w:pPr>
              <w:jc w:val="center"/>
              <w:rPr>
                <w:ins w:id="179" w:author="Chung Bao" w:date="2026-03-17T17:38:00Z" w16du:dateUtc="2026-03-17T10:38:00Z"/>
                <w:rFonts w:ascii="Times New Roman" w:hAnsi="Times New Roman" w:cs="Times New Roman"/>
              </w:rPr>
            </w:pPr>
            <w:ins w:id="180" w:author="Chung Bao" w:date="2026-03-17T17:49:00Z" w16du:dateUtc="2026-03-17T10:49:00Z">
              <w:r>
                <w:rPr>
                  <w:rFonts w:ascii="Times New Roman" w:hAnsi="Times New Roman" w:cs="Times New Roman"/>
                </w:rPr>
                <w:t>6000</w:t>
              </w:r>
            </w:ins>
          </w:p>
        </w:tc>
        <w:tc>
          <w:tcPr>
            <w:tcW w:w="1163" w:type="dxa"/>
            <w:tcPrChange w:id="181" w:author="Chung Bao" w:date="2026-03-17T17:42:00Z" w16du:dateUtc="2026-03-17T10:42:00Z">
              <w:tcPr>
                <w:tcW w:w="1336" w:type="dxa"/>
                <w:gridSpan w:val="4"/>
              </w:tcPr>
            </w:tcPrChange>
          </w:tcPr>
          <w:p w14:paraId="0D2CA291" w14:textId="00E75FF5" w:rsidR="001B4E98" w:rsidRDefault="001B4E98" w:rsidP="001B4E98">
            <w:pPr>
              <w:jc w:val="center"/>
              <w:rPr>
                <w:ins w:id="182" w:author="Chung Bao" w:date="2026-03-17T17:38:00Z" w16du:dateUtc="2026-03-17T10:38:00Z"/>
                <w:rFonts w:ascii="Times New Roman" w:hAnsi="Times New Roman" w:cs="Times New Roman"/>
              </w:rPr>
            </w:pPr>
            <w:ins w:id="183" w:author="Chung Bao" w:date="2026-03-17T17:49:00Z" w16du:dateUtc="2026-03-17T10:49:00Z">
              <w:r>
                <w:rPr>
                  <w:rFonts w:ascii="Times New Roman" w:hAnsi="Times New Roman" w:cs="Times New Roman"/>
                </w:rPr>
                <w:t>11/2/98</w:t>
              </w:r>
            </w:ins>
          </w:p>
        </w:tc>
        <w:tc>
          <w:tcPr>
            <w:tcW w:w="1163" w:type="dxa"/>
            <w:tcPrChange w:id="184" w:author="Chung Bao" w:date="2026-03-17T17:42:00Z" w16du:dateUtc="2026-03-17T10:42:00Z">
              <w:tcPr>
                <w:tcW w:w="1336" w:type="dxa"/>
                <w:gridSpan w:val="3"/>
              </w:tcPr>
            </w:tcPrChange>
          </w:tcPr>
          <w:p w14:paraId="278A8AD7" w14:textId="78D14B35" w:rsidR="001B4E98" w:rsidRDefault="001B4E98" w:rsidP="001B4E98">
            <w:pPr>
              <w:jc w:val="center"/>
              <w:rPr>
                <w:ins w:id="185" w:author="Chung Bao" w:date="2026-03-17T17:40:00Z" w16du:dateUtc="2026-03-17T10:40:00Z"/>
                <w:rFonts w:ascii="Times New Roman" w:hAnsi="Times New Roman" w:cs="Times New Roman"/>
              </w:rPr>
            </w:pPr>
            <w:ins w:id="186" w:author="Chung Bao" w:date="2026-03-17T17:49:00Z" w16du:dateUtc="2026-03-17T10:49:00Z">
              <w:r>
                <w:rPr>
                  <w:rFonts w:ascii="Times New Roman" w:hAnsi="Times New Roman" w:cs="Times New Roman"/>
                </w:rPr>
                <w:t>220</w:t>
              </w:r>
            </w:ins>
          </w:p>
        </w:tc>
        <w:tc>
          <w:tcPr>
            <w:tcW w:w="1258" w:type="dxa"/>
            <w:tcPrChange w:id="187" w:author="Chung Bao" w:date="2026-03-17T17:42:00Z" w16du:dateUtc="2026-03-17T10:42:00Z">
              <w:tcPr>
                <w:tcW w:w="1336" w:type="dxa"/>
                <w:gridSpan w:val="2"/>
              </w:tcPr>
            </w:tcPrChange>
          </w:tcPr>
          <w:p w14:paraId="046543F6" w14:textId="0FD220E8" w:rsidR="001B4E98" w:rsidRDefault="001B4E98" w:rsidP="001B4E98">
            <w:pPr>
              <w:jc w:val="center"/>
              <w:rPr>
                <w:ins w:id="188" w:author="Chung Bao" w:date="2026-03-17T17:38:00Z" w16du:dateUtc="2026-03-17T10:38:00Z"/>
                <w:rFonts w:ascii="Times New Roman" w:hAnsi="Times New Roman" w:cs="Times New Roman"/>
              </w:rPr>
            </w:pPr>
            <w:ins w:id="189" w:author="Chung Bao" w:date="2026-03-17T17:49:00Z" w16du:dateUtc="2026-03-17T10:49:00Z">
              <w:r>
                <w:rPr>
                  <w:rFonts w:ascii="Times New Roman" w:hAnsi="Times New Roman" w:cs="Times New Roman"/>
                </w:rPr>
                <w:t>5000</w:t>
              </w:r>
            </w:ins>
          </w:p>
        </w:tc>
      </w:tr>
    </w:tbl>
    <w:p w14:paraId="4E964BBC" w14:textId="77777777" w:rsidR="00667804" w:rsidRPr="00667804" w:rsidRDefault="00667804" w:rsidP="00667804">
      <w:pPr>
        <w:jc w:val="center"/>
        <w:rPr>
          <w:rFonts w:ascii="Times New Roman" w:hAnsi="Times New Roman" w:cs="Times New Roman"/>
        </w:rPr>
      </w:pPr>
    </w:p>
    <w:sectPr w:rsidR="00667804" w:rsidRPr="00667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ung Bao">
    <w15:presenceInfo w15:providerId="Windows Live" w15:userId="828cc7043fdd73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1D6"/>
    <w:rsid w:val="001271D6"/>
    <w:rsid w:val="001B4E98"/>
    <w:rsid w:val="00296F8E"/>
    <w:rsid w:val="00667804"/>
    <w:rsid w:val="00923C4E"/>
    <w:rsid w:val="00D010B6"/>
    <w:rsid w:val="00FB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52E5B"/>
  <w15:chartTrackingRefBased/>
  <w15:docId w15:val="{500B3ABD-B854-4C08-A8CD-1B38ABB1D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1D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667804"/>
    <w:pPr>
      <w:spacing w:after="0" w:line="240" w:lineRule="auto"/>
    </w:pPr>
  </w:style>
  <w:style w:type="table" w:styleId="TableGrid">
    <w:name w:val="Table Grid"/>
    <w:basedOn w:val="TableNormal"/>
    <w:uiPriority w:val="39"/>
    <w:rsid w:val="00FB14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34A72-6254-4A8B-BC09-8601E3E8D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2</cp:revision>
  <dcterms:created xsi:type="dcterms:W3CDTF">2026-03-19T10:06:00Z</dcterms:created>
  <dcterms:modified xsi:type="dcterms:W3CDTF">2026-03-19T10:06:00Z</dcterms:modified>
</cp:coreProperties>
</file>